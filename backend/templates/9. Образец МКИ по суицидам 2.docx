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CA7" w:rsidRPr="00FD5CA7" w:rsidRDefault="00FD5CA7" w:rsidP="00FD5CA7">
      <w:pPr>
        <w:ind w:left="4956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bookmarkStart w:id="0" w:name="_GoBack"/>
      <w:r w:rsidRPr="00FD5CA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Комитет информационной безопасности Министерства искусственного интеллекта РК  </w:t>
      </w:r>
    </w:p>
    <w:p w:rsidR="00FD5CA7" w:rsidRPr="00FD5CA7" w:rsidRDefault="00FD5CA7" w:rsidP="00FD5CA7">
      <w:pPr>
        <w:pStyle w:val="a3"/>
        <w:jc w:val="both"/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</w:pPr>
    </w:p>
    <w:p w:rsidR="00FD5CA7" w:rsidRPr="00FD5CA7" w:rsidRDefault="00FD5CA7" w:rsidP="00FD5CA7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ab/>
      </w:r>
    </w:p>
    <w:p w:rsidR="00FD5CA7" w:rsidRPr="00FD5CA7" w:rsidRDefault="00FD5CA7" w:rsidP="00FD5CA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5CA7">
        <w:rPr>
          <w:rFonts w:ascii="Times New Roman" w:hAnsi="Times New Roman" w:cs="Times New Roman"/>
          <w:b/>
          <w:sz w:val="28"/>
          <w:szCs w:val="28"/>
        </w:rPr>
        <w:t>ПРЕДСТАВЛЕНИЕ</w:t>
      </w:r>
    </w:p>
    <w:p w:rsidR="00FD5CA7" w:rsidRPr="00FD5CA7" w:rsidRDefault="00FD5CA7" w:rsidP="00FD5CA7">
      <w:pPr>
        <w:pStyle w:val="a3"/>
        <w:ind w:left="-142"/>
        <w:jc w:val="center"/>
        <w:rPr>
          <w:rFonts w:ascii="Times New Roman" w:eastAsia="Batang" w:hAnsi="Times New Roman" w:cs="Times New Roman"/>
          <w:b/>
          <w:color w:val="000000" w:themeColor="text1"/>
          <w:sz w:val="28"/>
          <w:szCs w:val="28"/>
          <w:lang w:val="kk-KZ"/>
        </w:rPr>
      </w:pP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 xml:space="preserve"> по устранению обстоятельств, способствовавших совершению уголовного правонарушения 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  <w:lang w:val="kk-KZ"/>
        </w:rPr>
        <w:t>и других нарушений закона</w:t>
      </w:r>
    </w:p>
    <w:p w:rsidR="00FD5CA7" w:rsidRPr="00FD5CA7" w:rsidRDefault="00FD5CA7" w:rsidP="00FD5CA7">
      <w:pPr>
        <w:pStyle w:val="a3"/>
        <w:ind w:left="-142"/>
        <w:jc w:val="center"/>
        <w:rPr>
          <w:rFonts w:ascii="Times New Roman" w:eastAsia="Batang" w:hAnsi="Times New Roman" w:cs="Times New Roman"/>
          <w:b/>
          <w:color w:val="000000" w:themeColor="text1"/>
          <w:sz w:val="28"/>
          <w:szCs w:val="28"/>
          <w:lang w:val="kk-KZ"/>
        </w:rPr>
      </w:pPr>
    </w:p>
    <w:p w:rsidR="00FD5CA7" w:rsidRPr="00FD5CA7" w:rsidRDefault="00FD5CA7" w:rsidP="00FD5CA7">
      <w:pPr>
        <w:ind w:left="-142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>08 марта 202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 xml:space="preserve">5 </w:t>
      </w:r>
      <w:r w:rsidRPr="00FD5CA7">
        <w:rPr>
          <w:rFonts w:ascii="Times New Roman" w:hAnsi="Times New Roman" w:cs="Times New Roman"/>
          <w:sz w:val="28"/>
          <w:szCs w:val="28"/>
        </w:rPr>
        <w:t>года</w:t>
      </w:r>
      <w:r w:rsidRPr="00FD5CA7">
        <w:rPr>
          <w:rFonts w:ascii="Times New Roman" w:hAnsi="Times New Roman" w:cs="Times New Roman"/>
          <w:sz w:val="28"/>
          <w:szCs w:val="28"/>
        </w:rPr>
        <w:tab/>
      </w:r>
      <w:r w:rsidRPr="00FD5CA7">
        <w:rPr>
          <w:rFonts w:ascii="Times New Roman" w:hAnsi="Times New Roman" w:cs="Times New Roman"/>
          <w:sz w:val="28"/>
          <w:szCs w:val="28"/>
        </w:rPr>
        <w:tab/>
      </w:r>
      <w:r w:rsidRPr="00FD5CA7">
        <w:rPr>
          <w:rFonts w:ascii="Times New Roman" w:hAnsi="Times New Roman" w:cs="Times New Roman"/>
          <w:sz w:val="28"/>
          <w:szCs w:val="28"/>
        </w:rPr>
        <w:tab/>
      </w:r>
      <w:r w:rsidRPr="00FD5CA7">
        <w:rPr>
          <w:rFonts w:ascii="Times New Roman" w:hAnsi="Times New Roman" w:cs="Times New Roman"/>
          <w:sz w:val="28"/>
          <w:szCs w:val="28"/>
        </w:rPr>
        <w:tab/>
      </w:r>
      <w:r w:rsidRPr="00FD5CA7">
        <w:rPr>
          <w:rFonts w:ascii="Times New Roman" w:hAnsi="Times New Roman" w:cs="Times New Roman"/>
          <w:sz w:val="28"/>
          <w:szCs w:val="28"/>
        </w:rPr>
        <w:tab/>
      </w:r>
      <w:r w:rsidRPr="00FD5CA7"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>.Э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>нск</w:t>
      </w:r>
      <w:proofErr w:type="spellEnd"/>
    </w:p>
    <w:p w:rsidR="00FD5CA7" w:rsidRPr="00FD5CA7" w:rsidRDefault="00FD5CA7" w:rsidP="00FD5CA7">
      <w:pPr>
        <w:shd w:val="clear" w:color="auto" w:fill="FFFFFF"/>
        <w:spacing w:line="230" w:lineRule="atLeast"/>
        <w:ind w:left="-142"/>
        <w:jc w:val="both"/>
        <w:textAlignment w:val="baseline"/>
        <w:rPr>
          <w:rFonts w:ascii="Times New Roman" w:hAnsi="Times New Roman" w:cs="Times New Roman"/>
          <w:sz w:val="28"/>
          <w:szCs w:val="28"/>
          <w:lang w:val="kk-KZ"/>
        </w:rPr>
      </w:pPr>
    </w:p>
    <w:p w:rsidR="00FD5CA7" w:rsidRPr="00FD5CA7" w:rsidRDefault="00FD5CA7" w:rsidP="00FD5CA7">
      <w:pPr>
        <w:pStyle w:val="a3"/>
        <w:ind w:left="-142" w:right="-143"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Отделом по расследованию преступлений против личности Следственного управления Департамента полиции города </w:t>
      </w:r>
      <w:proofErr w:type="spellStart"/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>Энск</w:t>
      </w:r>
      <w:proofErr w:type="spellEnd"/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 осуществляется производство досудебного расследования, зарегистрированного в ЕРДР за №2</w:t>
      </w: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  <w:lang w:val="kk-KZ"/>
        </w:rPr>
        <w:t>5</w:t>
      </w: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2424100000024 по признакам состава уголовного правонарушения, предусмотренного </w:t>
      </w:r>
      <w:r w:rsidRPr="00FD5CA7">
        <w:rPr>
          <w:rFonts w:ascii="Times New Roman" w:hAnsi="Times New Roman" w:cs="Times New Roman"/>
          <w:bCs/>
          <w:sz w:val="28"/>
          <w:szCs w:val="28"/>
        </w:rPr>
        <w:t xml:space="preserve">ст.105 ч.3  </w:t>
      </w:r>
      <w:r w:rsidRPr="00FD5CA7">
        <w:rPr>
          <w:rFonts w:ascii="Times New Roman" w:hAnsi="Times New Roman" w:cs="Times New Roman"/>
          <w:sz w:val="28"/>
          <w:szCs w:val="28"/>
        </w:rPr>
        <w:t>Уголовного Кодекса Республики Казахстан.</w:t>
      </w:r>
      <w:r w:rsidRPr="00FD5CA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>Согласно установленным обстоятельствам дела 07.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03</w:t>
      </w:r>
      <w:r w:rsidRPr="00FD5CA7">
        <w:rPr>
          <w:rFonts w:ascii="Times New Roman" w:hAnsi="Times New Roman" w:cs="Times New Roman"/>
          <w:sz w:val="28"/>
          <w:szCs w:val="28"/>
        </w:rPr>
        <w:t>.202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FD5CA7">
        <w:rPr>
          <w:rFonts w:ascii="Times New Roman" w:hAnsi="Times New Roman" w:cs="Times New Roman"/>
          <w:sz w:val="28"/>
          <w:szCs w:val="28"/>
        </w:rPr>
        <w:t xml:space="preserve">г. около 07.00 часов ученица 8 класса средней школы 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 xml:space="preserve">№100 </w:t>
      </w:r>
      <w:r w:rsidRPr="00FD5CA7">
        <w:rPr>
          <w:rFonts w:ascii="Times New Roman" w:hAnsi="Times New Roman" w:cs="Times New Roman"/>
          <w:sz w:val="28"/>
          <w:szCs w:val="28"/>
        </w:rPr>
        <w:t xml:space="preserve">города 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Энск, несовершеннолетняя С</w:t>
      </w:r>
      <w:r w:rsidRPr="00FD5CA7">
        <w:rPr>
          <w:rFonts w:ascii="Times New Roman" w:hAnsi="Times New Roman" w:cs="Times New Roman"/>
          <w:sz w:val="28"/>
          <w:szCs w:val="28"/>
        </w:rPr>
        <w:t>.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FD5CA7">
        <w:rPr>
          <w:rFonts w:ascii="Times New Roman" w:hAnsi="Times New Roman" w:cs="Times New Roman"/>
          <w:sz w:val="28"/>
          <w:szCs w:val="28"/>
        </w:rPr>
        <w:t>.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FD5CA7">
        <w:rPr>
          <w:rFonts w:ascii="Times New Roman" w:hAnsi="Times New Roman" w:cs="Times New Roman"/>
          <w:sz w:val="28"/>
          <w:szCs w:val="28"/>
        </w:rPr>
        <w:t xml:space="preserve">., 2009г.р. совершила суицид путем прыжка с крыши 11 этажного жилого дома №111 расположенного по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пр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>осмонавта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г.Энск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Cs w:val="28"/>
          <w:lang w:val="kk-KZ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Установлено, что в этот же день, незадолго до совершения суицида, 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несовершеннолетняя</w:t>
      </w:r>
      <w:r w:rsidRPr="00FD5CA7">
        <w:rPr>
          <w:rFonts w:ascii="Times New Roman" w:hAnsi="Times New Roman" w:cs="Times New Roman"/>
          <w:sz w:val="28"/>
          <w:szCs w:val="28"/>
        </w:rPr>
        <w:t xml:space="preserve"> С.С.С. с использованием японских иероглифов, веществом темно-бурого цвета похожим на кровь выполнила на стене надпись «Моя жизнь не имеет смысла без тебя,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Лайт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» </w:t>
      </w:r>
      <w:r w:rsidRPr="00FD5CA7">
        <w:rPr>
          <w:rFonts w:ascii="Times New Roman" w:hAnsi="Times New Roman" w:cs="Times New Roman"/>
          <w:i/>
          <w:szCs w:val="28"/>
        </w:rPr>
        <w:t xml:space="preserve">(речь героя из </w:t>
      </w:r>
      <w:proofErr w:type="spellStart"/>
      <w:r w:rsidRPr="00FD5CA7">
        <w:rPr>
          <w:rFonts w:ascii="Times New Roman" w:hAnsi="Times New Roman" w:cs="Times New Roman"/>
          <w:i/>
          <w:szCs w:val="28"/>
        </w:rPr>
        <w:t>манги</w:t>
      </w:r>
      <w:proofErr w:type="spellEnd"/>
      <w:r w:rsidRPr="00FD5CA7">
        <w:rPr>
          <w:rFonts w:ascii="Times New Roman" w:hAnsi="Times New Roman" w:cs="Times New Roman"/>
          <w:i/>
          <w:szCs w:val="28"/>
        </w:rPr>
        <w:t xml:space="preserve"> </w:t>
      </w:r>
      <w:r w:rsidRPr="00FD5CA7">
        <w:rPr>
          <w:rFonts w:ascii="Times New Roman" w:hAnsi="Times New Roman" w:cs="Times New Roman"/>
          <w:b/>
          <w:i/>
          <w:szCs w:val="28"/>
        </w:rPr>
        <w:t>«</w:t>
      </w:r>
      <w:r w:rsidRPr="00FD5CA7">
        <w:rPr>
          <w:rFonts w:ascii="Times New Roman" w:hAnsi="Times New Roman" w:cs="Times New Roman"/>
          <w:b/>
          <w:i/>
          <w:szCs w:val="28"/>
          <w:lang w:val="en-US"/>
        </w:rPr>
        <w:t>Death</w:t>
      </w:r>
      <w:r w:rsidRPr="00FD5CA7">
        <w:rPr>
          <w:rFonts w:ascii="Times New Roman" w:hAnsi="Times New Roman" w:cs="Times New Roman"/>
          <w:b/>
          <w:i/>
          <w:szCs w:val="28"/>
        </w:rPr>
        <w:t xml:space="preserve"> </w:t>
      </w:r>
      <w:r w:rsidRPr="00FD5CA7">
        <w:rPr>
          <w:rFonts w:ascii="Times New Roman" w:hAnsi="Times New Roman" w:cs="Times New Roman"/>
          <w:b/>
          <w:i/>
          <w:szCs w:val="28"/>
          <w:lang w:val="en-US"/>
        </w:rPr>
        <w:t>Note</w:t>
      </w:r>
      <w:r w:rsidRPr="00FD5CA7">
        <w:rPr>
          <w:rFonts w:ascii="Times New Roman" w:hAnsi="Times New Roman" w:cs="Times New Roman"/>
          <w:b/>
          <w:i/>
          <w:szCs w:val="28"/>
        </w:rPr>
        <w:t xml:space="preserve">» </w:t>
      </w:r>
      <w:proofErr w:type="spellStart"/>
      <w:r w:rsidRPr="00FD5CA7">
        <w:rPr>
          <w:rFonts w:ascii="Times New Roman" w:hAnsi="Times New Roman" w:cs="Times New Roman"/>
          <w:b/>
          <w:i/>
          <w:szCs w:val="28"/>
        </w:rPr>
        <w:t>Миса</w:t>
      </w:r>
      <w:proofErr w:type="spellEnd"/>
      <w:r w:rsidRPr="00FD5CA7">
        <w:rPr>
          <w:rFonts w:ascii="Times New Roman" w:hAnsi="Times New Roman" w:cs="Times New Roman"/>
          <w:b/>
          <w:i/>
          <w:szCs w:val="28"/>
        </w:rPr>
        <w:t xml:space="preserve"> </w:t>
      </w:r>
      <w:proofErr w:type="spellStart"/>
      <w:r w:rsidRPr="00FD5CA7">
        <w:rPr>
          <w:rFonts w:ascii="Times New Roman" w:hAnsi="Times New Roman" w:cs="Times New Roman"/>
          <w:b/>
          <w:i/>
          <w:szCs w:val="28"/>
        </w:rPr>
        <w:t>Аманэ</w:t>
      </w:r>
      <w:proofErr w:type="spellEnd"/>
      <w:r w:rsidRPr="00FD5CA7">
        <w:rPr>
          <w:rFonts w:ascii="Times New Roman" w:hAnsi="Times New Roman" w:cs="Times New Roman"/>
          <w:i/>
          <w:szCs w:val="28"/>
        </w:rPr>
        <w:t>»).</w:t>
      </w:r>
      <w:r w:rsidRPr="00FD5CA7">
        <w:rPr>
          <w:rFonts w:ascii="Times New Roman" w:hAnsi="Times New Roman" w:cs="Times New Roman"/>
          <w:szCs w:val="28"/>
        </w:rPr>
        <w:t xml:space="preserve">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В ходе осмотра места происшествия обнаружен сотовый телефон, находившийся в пользовании </w:t>
      </w:r>
      <w:r w:rsidRPr="00FD5CA7">
        <w:rPr>
          <w:rFonts w:ascii="Times New Roman" w:hAnsi="Times New Roman" w:cs="Times New Roman"/>
          <w:sz w:val="28"/>
          <w:szCs w:val="28"/>
          <w:lang w:val="kk-KZ"/>
        </w:rPr>
        <w:t>несовершеннолетней</w:t>
      </w:r>
      <w:r w:rsidRPr="00FD5CA7">
        <w:rPr>
          <w:rFonts w:ascii="Times New Roman" w:hAnsi="Times New Roman" w:cs="Times New Roman"/>
          <w:sz w:val="28"/>
          <w:szCs w:val="28"/>
        </w:rPr>
        <w:t xml:space="preserve"> С.С.С., 2009г.р. при осмотре которого обнаружен чат в мессенджере «Телеграмм» под названием                     </w:t>
      </w:r>
      <w:r w:rsidRPr="00FD5CA7">
        <w:rPr>
          <w:rFonts w:ascii="Times New Roman" w:hAnsi="Times New Roman" w:cs="Times New Roman"/>
          <w:b/>
          <w:sz w:val="28"/>
          <w:szCs w:val="28"/>
        </w:rPr>
        <w:t>«</w:t>
      </w:r>
      <w:r w:rsidRPr="00FD5CA7">
        <w:rPr>
          <w:rFonts w:ascii="Times New Roman" w:hAnsi="Times New Roman" w:cs="Times New Roman"/>
          <w:b/>
          <w:sz w:val="28"/>
          <w:szCs w:val="28"/>
          <w:lang w:val="en-US"/>
        </w:rPr>
        <w:t>Death</w:t>
      </w:r>
      <w:r w:rsidRPr="00FD5C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b/>
          <w:sz w:val="28"/>
          <w:szCs w:val="28"/>
          <w:lang w:val="en-US"/>
        </w:rPr>
        <w:t>Note</w:t>
      </w:r>
      <w:r w:rsidRPr="00FD5CA7">
        <w:rPr>
          <w:rFonts w:ascii="Times New Roman" w:hAnsi="Times New Roman" w:cs="Times New Roman"/>
          <w:b/>
          <w:sz w:val="28"/>
          <w:szCs w:val="28"/>
        </w:rPr>
        <w:t>»</w:t>
      </w:r>
      <w:r w:rsidRPr="00FD5CA7">
        <w:rPr>
          <w:rFonts w:ascii="Times New Roman" w:hAnsi="Times New Roman" w:cs="Times New Roman"/>
          <w:sz w:val="28"/>
          <w:szCs w:val="28"/>
        </w:rPr>
        <w:t xml:space="preserve"> состоящий из 25 участников, зарегистрированных под именами героев аниме и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Кроме того, обнаружены переписки с различными собеседниками, именуемыми именами героев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с названием ««</w:t>
      </w:r>
      <w:r w:rsidRPr="00FD5CA7">
        <w:rPr>
          <w:rFonts w:ascii="Times New Roman" w:hAnsi="Times New Roman" w:cs="Times New Roman"/>
          <w:sz w:val="28"/>
          <w:szCs w:val="28"/>
          <w:lang w:val="en-US"/>
        </w:rPr>
        <w:t>Death</w:t>
      </w:r>
      <w:r w:rsidRPr="00FD5CA7">
        <w:rPr>
          <w:rFonts w:ascii="Times New Roman" w:hAnsi="Times New Roman" w:cs="Times New Roman"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Pr="00FD5CA7">
        <w:rPr>
          <w:rFonts w:ascii="Times New Roman" w:hAnsi="Times New Roman" w:cs="Times New Roman"/>
          <w:sz w:val="28"/>
          <w:szCs w:val="28"/>
        </w:rPr>
        <w:t xml:space="preserve">» - «Эл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Лаулейт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Рюк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Нейт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Ривер»,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Соитиро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Ягами» и другими, с которыми погибшая обсуждала свои намерения совершить суицид.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В школьных рюкзаках погибшей обнаружены, кухонный нож, лезвие, лекарственные препараты успокоительного и обезболивающего действия, а также книга под названием </w:t>
      </w:r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>“13 причин почему” (</w:t>
      </w:r>
      <w:proofErr w:type="spellStart"/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>Thirteen</w:t>
      </w:r>
      <w:proofErr w:type="spellEnd"/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>Reasons</w:t>
      </w:r>
      <w:proofErr w:type="spellEnd"/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>Why</w:t>
      </w:r>
      <w:proofErr w:type="spellEnd"/>
      <w:r w:rsidRPr="00FD5CA7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>)</w:t>
      </w:r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 w:rsidRPr="00FD5CA7">
        <w:rPr>
          <w:rFonts w:ascii="Times New Roman" w:hAnsi="Times New Roman" w:cs="Times New Roman"/>
          <w:b/>
          <w:color w:val="000000"/>
          <w:sz w:val="27"/>
          <w:szCs w:val="27"/>
          <w:shd w:val="clear" w:color="auto" w:fill="FFFFFF"/>
        </w:rPr>
        <w:t>Джей</w:t>
      </w:r>
      <w:proofErr w:type="spellEnd"/>
      <w:r w:rsidRPr="00FD5CA7">
        <w:rPr>
          <w:rFonts w:ascii="Times New Roman" w:hAnsi="Times New Roman" w:cs="Times New Roman"/>
          <w:b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D5CA7">
        <w:rPr>
          <w:rFonts w:ascii="Times New Roman" w:hAnsi="Times New Roman" w:cs="Times New Roman"/>
          <w:b/>
          <w:color w:val="000000"/>
          <w:sz w:val="27"/>
          <w:szCs w:val="27"/>
          <w:shd w:val="clear" w:color="auto" w:fill="FFFFFF"/>
        </w:rPr>
        <w:t>Эшер</w:t>
      </w:r>
      <w:proofErr w:type="spellEnd"/>
      <w:r w:rsidRPr="00FD5CA7">
        <w:rPr>
          <w:rFonts w:ascii="Times New Roman" w:hAnsi="Times New Roman" w:cs="Times New Roman"/>
          <w:b/>
          <w:color w:val="000000"/>
          <w:sz w:val="27"/>
          <w:szCs w:val="27"/>
          <w:shd w:val="clear" w:color="auto" w:fill="FFFFFF"/>
        </w:rPr>
        <w:t xml:space="preserve"> — </w:t>
      </w:r>
      <w:r w:rsidRPr="00FD5CA7">
        <w:rPr>
          <w:rFonts w:ascii="Times New Roman" w:hAnsi="Times New Roman" w:cs="Times New Roman"/>
          <w:b/>
          <w:color w:val="000000"/>
          <w:sz w:val="27"/>
          <w:szCs w:val="27"/>
          <w:shd w:val="clear" w:color="auto" w:fill="FFFFFF"/>
        </w:rPr>
        <w:lastRenderedPageBreak/>
        <w:t>эта книга</w:t>
      </w:r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рассказывает историю девочки, которая совершает самоубийство и оставляет 13 кассет, объясняющих причины её поступка. Каждая кассета адресована человеку, сыгравшему роль в её решении.</w:t>
      </w:r>
      <w:r w:rsidRPr="00FD5C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Согласно статистическим данным в последнее время участились случай суицида несовершеннолетних.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Установлено, что большая часть детей совершивших суицид или его попытки, увлекались просмотром аниме сериалов, чтением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, а также в их сотовых телефона обнаружены переписки в аниме сообществах мессенджера «Телеграмм» и игры «</w:t>
      </w:r>
      <w:proofErr w:type="spellStart"/>
      <w:r w:rsidRPr="00FD5CA7">
        <w:rPr>
          <w:rFonts w:ascii="Times New Roman" w:hAnsi="Times New Roman" w:cs="Times New Roman"/>
          <w:sz w:val="28"/>
          <w:szCs w:val="28"/>
          <w:lang w:val="en-US"/>
        </w:rPr>
        <w:t>Scoolbody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sz w:val="28"/>
          <w:szCs w:val="28"/>
          <w:lang w:val="en-US"/>
        </w:rPr>
        <w:t>Runaway</w:t>
      </w:r>
      <w:r w:rsidRPr="00FD5CA7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FD5CA7">
        <w:rPr>
          <w:rFonts w:ascii="Times New Roman" w:hAnsi="Times New Roman" w:cs="Times New Roman"/>
          <w:sz w:val="28"/>
          <w:szCs w:val="28"/>
          <w:lang w:val="en-US"/>
        </w:rPr>
        <w:t>GachaLife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».   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 Кратким изучением информации о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манге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«</w:t>
      </w:r>
      <w:r w:rsidRPr="00FD5CA7">
        <w:rPr>
          <w:rFonts w:ascii="Times New Roman" w:hAnsi="Times New Roman" w:cs="Times New Roman"/>
          <w:sz w:val="28"/>
          <w:szCs w:val="28"/>
          <w:lang w:val="en-US"/>
        </w:rPr>
        <w:t>Death</w:t>
      </w:r>
      <w:r w:rsidRPr="00FD5CA7">
        <w:rPr>
          <w:rFonts w:ascii="Times New Roman" w:hAnsi="Times New Roman" w:cs="Times New Roman"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Pr="00FD5CA7">
        <w:rPr>
          <w:rFonts w:ascii="Times New Roman" w:hAnsi="Times New Roman" w:cs="Times New Roman"/>
          <w:sz w:val="28"/>
          <w:szCs w:val="28"/>
        </w:rPr>
        <w:t>»</w:t>
      </w:r>
      <w:r w:rsidRPr="00FD5CA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— это японская </w:t>
      </w:r>
      <w:proofErr w:type="spell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манга</w:t>
      </w:r>
      <w:proofErr w:type="spellEnd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, написанная </w:t>
      </w:r>
      <w:proofErr w:type="spell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Цугуми</w:t>
      </w:r>
      <w:proofErr w:type="spellEnd"/>
      <w:proofErr w:type="gram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О</w:t>
      </w:r>
      <w:proofErr w:type="gramEnd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ба и проиллюстрированная </w:t>
      </w:r>
      <w:proofErr w:type="spell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Такэси</w:t>
      </w:r>
      <w:proofErr w:type="spellEnd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Обата</w:t>
      </w:r>
      <w:proofErr w:type="spellEnd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. История рассказывает о старшекласснике</w:t>
      </w:r>
      <w:proofErr w:type="gram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Л</w:t>
      </w:r>
      <w:proofErr w:type="gramEnd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айте Ягами, который находит таинственную тетрадь, обладающую способностью убивать любого, чьё имя в неё будет записано. Используя тетрадь, </w:t>
      </w:r>
      <w:proofErr w:type="spellStart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Лайт</w:t>
      </w:r>
      <w:proofErr w:type="spellEnd"/>
      <w:r w:rsidRPr="00FD5CA7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пытается очистить мир от преступников и становится известным как Кира. Ему противостоит загадочный детектив по имени L, ведущий расследование по делу о массовых смертях.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D5C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 </w:t>
      </w:r>
      <w:r w:rsidRPr="00FD5CA7">
        <w:rPr>
          <w:rFonts w:ascii="Times New Roman" w:hAnsi="Times New Roman" w:cs="Times New Roman"/>
          <w:b/>
          <w:sz w:val="28"/>
          <w:szCs w:val="28"/>
        </w:rPr>
        <w:t>«</w:t>
      </w:r>
      <w:r w:rsidRPr="00FD5CA7">
        <w:rPr>
          <w:rFonts w:ascii="Times New Roman" w:hAnsi="Times New Roman" w:cs="Times New Roman"/>
          <w:b/>
          <w:sz w:val="28"/>
          <w:szCs w:val="28"/>
          <w:lang w:val="en-US"/>
        </w:rPr>
        <w:t>Death</w:t>
      </w:r>
      <w:r w:rsidRPr="00FD5C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b/>
          <w:sz w:val="28"/>
          <w:szCs w:val="28"/>
          <w:lang w:val="en-US"/>
        </w:rPr>
        <w:t>Note</w:t>
      </w:r>
      <w:r w:rsidRPr="00FD5CA7">
        <w:rPr>
          <w:rFonts w:ascii="Times New Roman" w:hAnsi="Times New Roman" w:cs="Times New Roman"/>
          <w:b/>
          <w:sz w:val="28"/>
          <w:szCs w:val="28"/>
        </w:rPr>
        <w:t>»</w:t>
      </w:r>
      <w:r w:rsidRPr="00FD5CA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D5C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тема суицида затрагивается через воздействие Тетради смерти на людей. В </w:t>
      </w:r>
      <w:proofErr w:type="spellStart"/>
      <w:r w:rsidRPr="00FD5C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манге</w:t>
      </w:r>
      <w:proofErr w:type="spellEnd"/>
      <w:r w:rsidRPr="00FD5C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неоднократно упоминается, что если человек, записанный в Тетрадь, не умирает от указанных причин, то по умолчанию его смерть наступает от сердечного приступа. Однако </w:t>
      </w:r>
      <w:proofErr w:type="spellStart"/>
      <w:r w:rsidRPr="00FD5C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Лайт</w:t>
      </w:r>
      <w:proofErr w:type="spellEnd"/>
      <w:r w:rsidRPr="00FD5C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Ягами может управлять причиной смерти и вынуждать жертву совершить самоубийство, чтобы скрыть его действия.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Вместе с тем, в интернет 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>пространстве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 xml:space="preserve">, опубликовано множество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и  аниме с суицидальным сюжетом, сценами садизма, казней, убийств, смены пола и т.п.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D5CA7">
        <w:rPr>
          <w:rFonts w:ascii="Times New Roman" w:hAnsi="Times New Roman" w:cs="Times New Roman"/>
          <w:sz w:val="28"/>
          <w:szCs w:val="28"/>
        </w:rPr>
        <w:t>Указанный контент формирует отношение к человеческой жизни, к своей и чужой.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 xml:space="preserve"> Основной посыл такой, что как собственная, так и жизнь другого человека не важна, не имеет никакой ценности. Тема смерти, убийств и самоубийств подается как вполне нормальная, естественная тема, принятая по умолчанию, то есть как вариант нормы. В подобной японской литературе самоубийство не всегда является результатом какого-то отчаяния, а является целой философией, с отсутствием каких-либо моральных запретов на самоубийство, напротив практически каждый аниме сериал и книги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манга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пропитаны духом смерти и жестокости.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Дети увлекающиеся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мангой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и аниме, проникают чужой для нашего менталитета депрессивной философией.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в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мангах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и аниме существуют отдельные жанры как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юри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яой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 посвященные пропаганде однополых отношений.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>Любители аниме объединяются в группы, сообщества в интернет мессенджерах «Телеграмм» и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», где активно обсуждаются и пропагандируются темы из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>аниме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 xml:space="preserve"> такие как жестокость, садизм, суициды, убийства, однополые отношения и др.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 Путем ввода в строку поиска в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» слова «аниме» отобразилось несколько тысяч групп и сообществ, в которых состоит несколько сотен тысяч участников.   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 Аналогично и с интернет мессенджером «Телеграмм».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>Подобный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 xml:space="preserve"> контент непременно ведет к образованию депрессивных состояний у детей и становится своего рода воронкой вовлечения детей в темы суицида, пропаганды насилия и ЛГБТ, поскольку в аниме все эти темы широко представлены. Через аниме субкультуру, проходит множество направлений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деструктива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, в связи с чем, требуется серьезное рецензирование и ограничение доступа к просмотру вплоть до запрета трансляции на территории РК, поскольку подписавшись один раз на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диструктив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, ребенок видит такой у себя в ленте каждый день. В итоге ребенок оказывается в таком депрессивном информационном пространстве, которое создают вокруг него эти сообщества, куда уже не попадает никакая другая положительная информация. В такой депрессивной ловушке сейчас находятся сотни детей по всей стране.  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Вместе с тем, тема суицида как что-то привычное и вполне нормальное подается не только в аниме сериалах и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мангах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, но и в детских играх. Одна из таких игр с названием «</w:t>
      </w:r>
      <w:proofErr w:type="spellStart"/>
      <w:r w:rsidRPr="00FD5CA7">
        <w:rPr>
          <w:rFonts w:ascii="Times New Roman" w:hAnsi="Times New Roman" w:cs="Times New Roman"/>
          <w:sz w:val="28"/>
          <w:szCs w:val="28"/>
          <w:lang w:val="en-US"/>
        </w:rPr>
        <w:t>GachaLife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 обнаружена в сотовом телефоне погибшей С.С.С.. Данная игра очень популярна у школьников. Игра позволяет детям самостоятельно создавать мультфильмы в стиле аниме и выкладывать их на канате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Ютуб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». При просмотре роликов по запросу «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гача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», обнаруживается множество видеороликов созданных детьми на темы суицида, убийства, садизма.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>В такой медиа-реальности растут дети, и в этом главная причина участившихся детских суицидов, возраст которых снижается.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Систематический просмотр современных аниме и прочтение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манги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 xml:space="preserve"> с романтизацией суицидов откладывает в подсознании детей обесценивание своей и чужой жизни, формирует понимание того, что такой выход из ситуации как суицид, это вполне приемлемый и допустимый в обществе вариант, так как эта мысль внушается во многих </w:t>
      </w:r>
      <w:proofErr w:type="spellStart"/>
      <w:r w:rsidRPr="00FD5CA7">
        <w:rPr>
          <w:rFonts w:ascii="Times New Roman" w:hAnsi="Times New Roman" w:cs="Times New Roman"/>
          <w:sz w:val="28"/>
          <w:szCs w:val="28"/>
        </w:rPr>
        <w:t>мангах</w:t>
      </w:r>
      <w:proofErr w:type="spellEnd"/>
      <w:r w:rsidRPr="00FD5CA7">
        <w:rPr>
          <w:rFonts w:ascii="Times New Roman" w:hAnsi="Times New Roman" w:cs="Times New Roman"/>
          <w:sz w:val="28"/>
          <w:szCs w:val="28"/>
        </w:rPr>
        <w:t>, аниме сериалах и аниме сообществах.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 xml:space="preserve">Доступность подобного рода контента оказывает негативное влияние на несформированную, неокрепшую детскую психику, формирует искаженное представление о жизни и её ценности, а также создает благоприятные условия для преступных действий лиц, так называемых кураторов в созданных интернет сообществах, подталкивающих детей к совершению суицидов, членовредительства и насилию. </w:t>
      </w:r>
      <w:proofErr w:type="gramEnd"/>
    </w:p>
    <w:p w:rsidR="00FD5CA7" w:rsidRPr="00FD5CA7" w:rsidRDefault="00FD5CA7" w:rsidP="00FD5CA7">
      <w:pPr>
        <w:pStyle w:val="a3"/>
        <w:ind w:left="-142" w:right="-143" w:firstLine="708"/>
        <w:jc w:val="both"/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 xml:space="preserve">Таким образом, совершению указанных преступлений способствовали следующие причины: </w:t>
      </w:r>
    </w:p>
    <w:p w:rsidR="00FD5CA7" w:rsidRPr="00FD5CA7" w:rsidRDefault="00FD5CA7" w:rsidP="00FD5CA7">
      <w:pPr>
        <w:pStyle w:val="a3"/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  <w:lang w:val="kk-KZ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  <w:lang w:val="kk-KZ"/>
        </w:rPr>
        <w:t>-  отсутствие должного контроля за информациионным пространством с целью выявления и блокированния опасного контента;</w:t>
      </w:r>
    </w:p>
    <w:p w:rsidR="00FD5CA7" w:rsidRPr="00FD5CA7" w:rsidRDefault="00FD5CA7" w:rsidP="00FD5CA7">
      <w:pPr>
        <w:pStyle w:val="a3"/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  <w:lang w:val="kk-KZ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  <w:lang w:val="kk-KZ"/>
        </w:rPr>
        <w:t>-   отсутствие мониторинга социальных сетей;</w:t>
      </w:r>
    </w:p>
    <w:p w:rsidR="00FD5CA7" w:rsidRPr="00FD5CA7" w:rsidRDefault="00FD5CA7" w:rsidP="00FD5CA7">
      <w:pPr>
        <w:pStyle w:val="a3"/>
        <w:ind w:left="-142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  <w:lang w:val="kk-KZ"/>
        </w:rPr>
        <w:t>- отсутствие надлежащего контроля за содержанием аниме-сериалов транслируемых на террритории РК и находящихся в свободном доступе для малолетних детей и подростков;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- недооценка роста сетевой угрозы и деструктивного контента порождающего  подростковый экстремизм, романтизацию суицида, способного нанести вред человеку и/или </w:t>
      </w:r>
      <w:proofErr w:type="spellStart"/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>сподвигнуть</w:t>
      </w:r>
      <w:proofErr w:type="spellEnd"/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 к причинению вреда другим людям.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>Не устранение указанных причин и условий, способствовавших росту детского суицида, может привести к новым смертям детей путем совершения самоубийства и ставит под угрозу общественный порядок и безопасность граждан.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>В соответствии со статьей 200 УПК у</w:t>
      </w:r>
      <w:r w:rsidRPr="00FD5CA7">
        <w:rPr>
          <w:rFonts w:ascii="Times New Roman" w:hAnsi="Times New Roman" w:cs="Times New Roman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>При этом</w:t>
      </w:r>
      <w:proofErr w:type="gramStart"/>
      <w:r w:rsidRPr="00FD5CA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D5CA7">
        <w:rPr>
          <w:rFonts w:ascii="Times New Roman" w:hAnsi="Times New Roman" w:cs="Times New Roman"/>
          <w:sz w:val="28"/>
          <w:szCs w:val="28"/>
        </w:rPr>
        <w:t xml:space="preserve"> согласно ст.664 Кодекса об административных правонарушениях,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 ответ на представление, влечет штраф в размере восьми месячных расчетных показателей.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предупреждения и профилактики преступлений, связанных с фактами суицидов среди несовершеннолетних, в соответствии со ст. 200 УПК, </w:t>
      </w:r>
      <w:r w:rsidRPr="00FD5CA7">
        <w:rPr>
          <w:rFonts w:ascii="Times New Roman" w:hAnsi="Times New Roman" w:cs="Times New Roman"/>
          <w:b/>
          <w:sz w:val="28"/>
          <w:szCs w:val="28"/>
        </w:rPr>
        <w:t>ПРЕДЛАГАЕТСЯ</w:t>
      </w:r>
      <w:r w:rsidRPr="00FD5CA7">
        <w:rPr>
          <w:rFonts w:ascii="Times New Roman" w:hAnsi="Times New Roman" w:cs="Times New Roman"/>
          <w:sz w:val="28"/>
          <w:szCs w:val="28"/>
        </w:rPr>
        <w:t>: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pacing w:val="1"/>
          <w:sz w:val="28"/>
          <w:szCs w:val="28"/>
        </w:rPr>
        <w:t xml:space="preserve">1. </w:t>
      </w:r>
      <w:r w:rsidRPr="00FD5CA7">
        <w:rPr>
          <w:rFonts w:ascii="Times New Roman" w:eastAsia="Batang" w:hAnsi="Times New Roman" w:cs="Times New Roman"/>
          <w:sz w:val="28"/>
          <w:szCs w:val="28"/>
        </w:rPr>
        <w:t xml:space="preserve">Повысить эффективность работы, направленной на выявление потенциально опасного контента, распространяемого в </w:t>
      </w:r>
      <w:proofErr w:type="gramStart"/>
      <w:r w:rsidRPr="00FD5CA7">
        <w:rPr>
          <w:rFonts w:ascii="Times New Roman" w:eastAsia="Batang" w:hAnsi="Times New Roman" w:cs="Times New Roman"/>
          <w:sz w:val="28"/>
          <w:szCs w:val="28"/>
        </w:rPr>
        <w:t>интернет-пространстве</w:t>
      </w:r>
      <w:proofErr w:type="gramEnd"/>
      <w:r w:rsidRPr="00FD5CA7">
        <w:rPr>
          <w:rFonts w:ascii="Times New Roman" w:eastAsia="Batang" w:hAnsi="Times New Roman" w:cs="Times New Roman"/>
          <w:sz w:val="28"/>
          <w:szCs w:val="28"/>
        </w:rPr>
        <w:t xml:space="preserve">, </w:t>
      </w:r>
      <w:r w:rsidRPr="00FD5CA7">
        <w:rPr>
          <w:rFonts w:ascii="Times New Roman" w:eastAsia="Batang" w:hAnsi="Times New Roman" w:cs="Times New Roman"/>
          <w:sz w:val="28"/>
          <w:szCs w:val="28"/>
        </w:rPr>
        <w:lastRenderedPageBreak/>
        <w:t>вплоть до решения вопроса о блокировании доступа к мессенджерам или сайтам на территории Республики Казахстан.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pacing w:val="1"/>
          <w:sz w:val="28"/>
          <w:szCs w:val="28"/>
        </w:rPr>
        <w:t xml:space="preserve">2. </w:t>
      </w:r>
      <w:proofErr w:type="gramStart"/>
      <w:r w:rsidRPr="00FD5CA7">
        <w:rPr>
          <w:rFonts w:ascii="Times New Roman" w:eastAsia="Batang" w:hAnsi="Times New Roman" w:cs="Times New Roman"/>
          <w:sz w:val="28"/>
          <w:szCs w:val="28"/>
        </w:rPr>
        <w:t xml:space="preserve">Обеспечить эффективный мониторинг социальных сетей, групп и сообществ в </w:t>
      </w:r>
      <w:r w:rsidRPr="00FD5CA7">
        <w:rPr>
          <w:rFonts w:ascii="Times New Roman" w:eastAsia="Batang" w:hAnsi="Times New Roman" w:cs="Times New Roman"/>
          <w:b/>
          <w:sz w:val="28"/>
          <w:szCs w:val="28"/>
        </w:rPr>
        <w:t>мессенджерах</w:t>
      </w:r>
      <w:r w:rsidRPr="00FD5CA7">
        <w:rPr>
          <w:rFonts w:ascii="Times New Roman" w:eastAsia="Batang" w:hAnsi="Times New Roman" w:cs="Times New Roman"/>
          <w:sz w:val="28"/>
          <w:szCs w:val="28"/>
        </w:rPr>
        <w:t xml:space="preserve"> для своевременного выявления контента пропагандирующих </w:t>
      </w: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суицид, жестокость, садизм, насилие и иные подобные темы, оказывающие негативное влияние на психику малолетних детей и подростков, способные привести к изменению их восприятия реальности, отрицанию норм морали и общепринятых норм поведения, а также обесцениванию своей жизни и жизни других людей, с принятием мер </w:t>
      </w:r>
      <w:r w:rsidRPr="00FD5CA7">
        <w:rPr>
          <w:rFonts w:ascii="Times New Roman" w:eastAsia="Batang" w:hAnsi="Times New Roman" w:cs="Times New Roman"/>
          <w:sz w:val="28"/>
          <w:szCs w:val="28"/>
        </w:rPr>
        <w:t xml:space="preserve">по </w:t>
      </w:r>
      <w:r w:rsidRPr="00FD5CA7">
        <w:rPr>
          <w:rFonts w:ascii="Times New Roman" w:eastAsia="Batang" w:hAnsi="Times New Roman" w:cs="Times New Roman"/>
          <w:b/>
          <w:sz w:val="28"/>
          <w:szCs w:val="28"/>
        </w:rPr>
        <w:t>блокированию</w:t>
      </w:r>
      <w:proofErr w:type="gramEnd"/>
      <w:r w:rsidRPr="00FD5CA7">
        <w:rPr>
          <w:rFonts w:ascii="Times New Roman" w:eastAsia="Batang" w:hAnsi="Times New Roman" w:cs="Times New Roman"/>
          <w:b/>
          <w:sz w:val="28"/>
          <w:szCs w:val="28"/>
        </w:rPr>
        <w:t xml:space="preserve"> доступа</w:t>
      </w:r>
      <w:r w:rsidRPr="00FD5CA7">
        <w:rPr>
          <w:rFonts w:ascii="Times New Roman" w:eastAsia="Batang" w:hAnsi="Times New Roman" w:cs="Times New Roman"/>
          <w:sz w:val="28"/>
          <w:szCs w:val="28"/>
        </w:rPr>
        <w:t xml:space="preserve"> к ним на территории Казахстана.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pacing w:val="1"/>
          <w:sz w:val="28"/>
          <w:szCs w:val="28"/>
        </w:rPr>
        <w:t xml:space="preserve">3. </w:t>
      </w:r>
      <w:r w:rsidRPr="00FD5CA7">
        <w:rPr>
          <w:rFonts w:ascii="Times New Roman" w:eastAsia="Batang" w:hAnsi="Times New Roman" w:cs="Times New Roman"/>
          <w:sz w:val="28"/>
          <w:szCs w:val="28"/>
        </w:rPr>
        <w:t xml:space="preserve">При выявлении потенциально опасного контента в </w:t>
      </w:r>
      <w:proofErr w:type="gramStart"/>
      <w:r w:rsidRPr="00FD5CA7">
        <w:rPr>
          <w:rFonts w:ascii="Times New Roman" w:eastAsia="Batang" w:hAnsi="Times New Roman" w:cs="Times New Roman"/>
          <w:b/>
          <w:sz w:val="28"/>
          <w:szCs w:val="28"/>
        </w:rPr>
        <w:t>интернет-пространстве</w:t>
      </w:r>
      <w:proofErr w:type="gramEnd"/>
      <w:r w:rsidRPr="00FD5CA7">
        <w:rPr>
          <w:rFonts w:ascii="Times New Roman" w:eastAsia="Batang" w:hAnsi="Times New Roman" w:cs="Times New Roman"/>
          <w:sz w:val="28"/>
          <w:szCs w:val="28"/>
        </w:rPr>
        <w:t xml:space="preserve">, незамедлительно информировать уполномоченные органы для принятия соответствующих мер по </w:t>
      </w:r>
      <w:r w:rsidRPr="00FD5CA7">
        <w:rPr>
          <w:rFonts w:ascii="Times New Roman" w:eastAsia="Batang" w:hAnsi="Times New Roman" w:cs="Times New Roman"/>
          <w:b/>
          <w:sz w:val="28"/>
          <w:szCs w:val="28"/>
        </w:rPr>
        <w:t>блокированию доступа</w:t>
      </w:r>
      <w:r w:rsidRPr="00FD5CA7">
        <w:rPr>
          <w:rFonts w:ascii="Times New Roman" w:eastAsia="Batang" w:hAnsi="Times New Roman" w:cs="Times New Roman"/>
          <w:sz w:val="28"/>
          <w:szCs w:val="28"/>
        </w:rPr>
        <w:t xml:space="preserve"> к нему на территории Республики Казахстан.</w:t>
      </w:r>
    </w:p>
    <w:p w:rsidR="00FD5CA7" w:rsidRPr="00FD5CA7" w:rsidRDefault="00FD5CA7" w:rsidP="00FD5CA7">
      <w:pPr>
        <w:ind w:left="-142" w:right="-143" w:firstLine="708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hAnsi="Times New Roman" w:cs="Times New Roman"/>
          <w:spacing w:val="1"/>
          <w:sz w:val="28"/>
          <w:szCs w:val="28"/>
        </w:rPr>
        <w:t>4. О</w:t>
      </w: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 результатах рассмотрения представления в соответствии с требованиями ст.200 УПК направить в течени</w:t>
      </w:r>
      <w:proofErr w:type="gramStart"/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>и</w:t>
      </w:r>
      <w:proofErr w:type="gramEnd"/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 одного месяца.</w:t>
      </w:r>
    </w:p>
    <w:p w:rsidR="00FD5CA7" w:rsidRPr="00FD5CA7" w:rsidRDefault="00FD5CA7" w:rsidP="00FD5CA7">
      <w:pPr>
        <w:pStyle w:val="a7"/>
        <w:ind w:left="-142" w:right="-143"/>
        <w:jc w:val="both"/>
        <w:rPr>
          <w:rFonts w:ascii="Times New Roman" w:eastAsia="Batang" w:hAnsi="Times New Roman" w:cs="Times New Roman"/>
          <w:color w:val="000000" w:themeColor="text1"/>
          <w:sz w:val="28"/>
          <w:szCs w:val="28"/>
        </w:rPr>
      </w:pPr>
    </w:p>
    <w:p w:rsidR="00FD5CA7" w:rsidRPr="00FD5CA7" w:rsidDel="009A1D77" w:rsidRDefault="00FD5CA7" w:rsidP="00FD5CA7">
      <w:pPr>
        <w:pStyle w:val="a7"/>
        <w:ind w:left="-142" w:right="-143"/>
        <w:jc w:val="both"/>
        <w:rPr>
          <w:del w:id="1" w:author="Пользователь Windows" w:date="2023-02-09T08:04:00Z"/>
          <w:rFonts w:ascii="Times New Roman" w:eastAsia="Batang" w:hAnsi="Times New Roman" w:cs="Times New Roman"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color w:val="000000" w:themeColor="text1"/>
          <w:sz w:val="28"/>
          <w:szCs w:val="28"/>
        </w:rPr>
        <w:t xml:space="preserve">     </w:t>
      </w:r>
    </w:p>
    <w:p w:rsidR="00FD5CA7" w:rsidRPr="00FD5CA7" w:rsidRDefault="00FD5CA7" w:rsidP="00FD5CA7">
      <w:pPr>
        <w:pStyle w:val="a3"/>
        <w:ind w:left="-142"/>
        <w:jc w:val="both"/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>Старший следователь по ОВД</w:t>
      </w:r>
    </w:p>
    <w:p w:rsidR="00FD5CA7" w:rsidRPr="00FD5CA7" w:rsidRDefault="00FD5CA7" w:rsidP="00FD5CA7">
      <w:pPr>
        <w:pStyle w:val="a3"/>
        <w:ind w:left="-142"/>
        <w:jc w:val="both"/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 xml:space="preserve">СУ ДП </w:t>
      </w:r>
      <w:proofErr w:type="spellStart"/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>г</w:t>
      </w:r>
      <w:proofErr w:type="gramStart"/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>.Э</w:t>
      </w:r>
      <w:proofErr w:type="gramEnd"/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>нск</w:t>
      </w:r>
      <w:proofErr w:type="spellEnd"/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</w:p>
    <w:p w:rsidR="00FD5CA7" w:rsidRPr="00FD5CA7" w:rsidRDefault="00FD5CA7" w:rsidP="00FD5CA7">
      <w:pPr>
        <w:pStyle w:val="a3"/>
        <w:ind w:left="-142"/>
        <w:jc w:val="both"/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</w:pP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>капитан полиции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ab/>
        <w:t xml:space="preserve">                   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  <w:lang w:val="kk-KZ"/>
        </w:rPr>
        <w:t xml:space="preserve"> 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 xml:space="preserve">  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  <w:lang w:val="kk-KZ"/>
        </w:rPr>
        <w:t xml:space="preserve">Ахметов </w:t>
      </w:r>
      <w:r w:rsidRPr="00FD5CA7">
        <w:rPr>
          <w:rFonts w:ascii="Times New Roman" w:eastAsia="Batang" w:hAnsi="Times New Roman" w:cs="Times New Roman"/>
          <w:b/>
          <w:color w:val="000000" w:themeColor="text1"/>
          <w:sz w:val="28"/>
          <w:szCs w:val="28"/>
        </w:rPr>
        <w:t>Е.Т.</w:t>
      </w:r>
    </w:p>
    <w:bookmarkEnd w:id="0"/>
    <w:p w:rsidR="00FD5CA7" w:rsidRPr="00035333" w:rsidRDefault="00FD5CA7" w:rsidP="00FD5CA7">
      <w:pPr>
        <w:outlineLvl w:val="0"/>
        <w:rPr>
          <w:b/>
          <w:sz w:val="28"/>
          <w:szCs w:val="28"/>
        </w:rPr>
      </w:pPr>
    </w:p>
    <w:p w:rsidR="00FD5CA7" w:rsidRDefault="00FD5CA7" w:rsidP="00FD5CA7">
      <w:pPr>
        <w:ind w:left="4956"/>
        <w:outlineLvl w:val="0"/>
        <w:rPr>
          <w:b/>
          <w:sz w:val="28"/>
          <w:szCs w:val="28"/>
        </w:rPr>
      </w:pPr>
    </w:p>
    <w:p w:rsidR="00FD5CA7" w:rsidRDefault="00FD5CA7" w:rsidP="00FD5CA7">
      <w:pPr>
        <w:ind w:left="4956"/>
        <w:outlineLvl w:val="0"/>
        <w:rPr>
          <w:b/>
          <w:sz w:val="28"/>
          <w:szCs w:val="28"/>
        </w:rPr>
      </w:pPr>
    </w:p>
    <w:p w:rsidR="00FD5CA7" w:rsidRDefault="00FD5CA7" w:rsidP="00FD5CA7">
      <w:pPr>
        <w:ind w:left="4956"/>
        <w:outlineLvl w:val="0"/>
        <w:rPr>
          <w:b/>
          <w:sz w:val="28"/>
          <w:szCs w:val="28"/>
        </w:rPr>
      </w:pPr>
    </w:p>
    <w:p w:rsidR="00FD5CA7" w:rsidRDefault="00FD5CA7" w:rsidP="00FD5CA7">
      <w:pPr>
        <w:ind w:left="4956"/>
        <w:outlineLvl w:val="0"/>
        <w:rPr>
          <w:b/>
          <w:sz w:val="28"/>
          <w:szCs w:val="28"/>
        </w:rPr>
      </w:pPr>
    </w:p>
    <w:p w:rsidR="00FD5CA7" w:rsidRDefault="00FD5CA7" w:rsidP="00FD5CA7">
      <w:pPr>
        <w:ind w:left="4956"/>
        <w:outlineLvl w:val="0"/>
        <w:rPr>
          <w:b/>
          <w:sz w:val="28"/>
          <w:szCs w:val="28"/>
        </w:rPr>
      </w:pPr>
    </w:p>
    <w:p w:rsidR="00FD5CA7" w:rsidRDefault="00FD5CA7" w:rsidP="00FD5CA7">
      <w:pPr>
        <w:ind w:left="4956"/>
        <w:outlineLvl w:val="0"/>
        <w:rPr>
          <w:b/>
          <w:sz w:val="28"/>
          <w:szCs w:val="28"/>
        </w:rPr>
      </w:pPr>
    </w:p>
    <w:p w:rsidR="002237F5" w:rsidRPr="00FD5CA7" w:rsidRDefault="002237F5" w:rsidP="00FD5CA7"/>
    <w:sectPr w:rsidR="002237F5" w:rsidRPr="00FD5CA7" w:rsidSect="00C021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2C6" w:rsidRDefault="004502C6" w:rsidP="00B71DF7">
      <w:pPr>
        <w:spacing w:after="0" w:line="240" w:lineRule="auto"/>
      </w:pPr>
      <w:r>
        <w:separator/>
      </w:r>
    </w:p>
  </w:endnote>
  <w:endnote w:type="continuationSeparator" w:id="0">
    <w:p w:rsidR="004502C6" w:rsidRDefault="004502C6" w:rsidP="00B71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DF7" w:rsidRDefault="00B71DF7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DF7" w:rsidRDefault="00B71DF7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DF7" w:rsidRDefault="00B71DF7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2C6" w:rsidRDefault="004502C6" w:rsidP="00B71DF7">
      <w:pPr>
        <w:spacing w:after="0" w:line="240" w:lineRule="auto"/>
      </w:pPr>
      <w:r>
        <w:separator/>
      </w:r>
    </w:p>
  </w:footnote>
  <w:footnote w:type="continuationSeparator" w:id="0">
    <w:p w:rsidR="004502C6" w:rsidRDefault="004502C6" w:rsidP="00B71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DF7" w:rsidRDefault="00B71DF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9262280"/>
      <w:docPartObj>
        <w:docPartGallery w:val="Watermarks"/>
        <w:docPartUnique/>
      </w:docPartObj>
    </w:sdtPr>
    <w:sdtEndPr/>
    <w:sdtContent>
      <w:p w:rsidR="00B71DF7" w:rsidRDefault="004502C6">
        <w:pPr>
          <w:pStyle w:val="aa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DF7" w:rsidRDefault="00B71DF7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13B4"/>
    <w:multiLevelType w:val="hybridMultilevel"/>
    <w:tmpl w:val="E5A6BA5C"/>
    <w:lvl w:ilvl="0" w:tplc="CF5CBCBC">
      <w:start w:val="1"/>
      <w:numFmt w:val="decimal"/>
      <w:lvlText w:val="%1."/>
      <w:lvlJc w:val="left"/>
      <w:pPr>
        <w:ind w:left="134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66" w:hanging="360"/>
      </w:pPr>
    </w:lvl>
    <w:lvl w:ilvl="2" w:tplc="0419001B" w:tentative="1">
      <w:start w:val="1"/>
      <w:numFmt w:val="lowerRoman"/>
      <w:lvlText w:val="%3."/>
      <w:lvlJc w:val="right"/>
      <w:pPr>
        <w:ind w:left="2786" w:hanging="180"/>
      </w:pPr>
    </w:lvl>
    <w:lvl w:ilvl="3" w:tplc="0419000F" w:tentative="1">
      <w:start w:val="1"/>
      <w:numFmt w:val="decimal"/>
      <w:lvlText w:val="%4."/>
      <w:lvlJc w:val="left"/>
      <w:pPr>
        <w:ind w:left="3506" w:hanging="360"/>
      </w:pPr>
    </w:lvl>
    <w:lvl w:ilvl="4" w:tplc="04190019" w:tentative="1">
      <w:start w:val="1"/>
      <w:numFmt w:val="lowerLetter"/>
      <w:lvlText w:val="%5."/>
      <w:lvlJc w:val="left"/>
      <w:pPr>
        <w:ind w:left="4226" w:hanging="360"/>
      </w:pPr>
    </w:lvl>
    <w:lvl w:ilvl="5" w:tplc="0419001B" w:tentative="1">
      <w:start w:val="1"/>
      <w:numFmt w:val="lowerRoman"/>
      <w:lvlText w:val="%6."/>
      <w:lvlJc w:val="right"/>
      <w:pPr>
        <w:ind w:left="4946" w:hanging="180"/>
      </w:pPr>
    </w:lvl>
    <w:lvl w:ilvl="6" w:tplc="0419000F" w:tentative="1">
      <w:start w:val="1"/>
      <w:numFmt w:val="decimal"/>
      <w:lvlText w:val="%7."/>
      <w:lvlJc w:val="left"/>
      <w:pPr>
        <w:ind w:left="5666" w:hanging="360"/>
      </w:pPr>
    </w:lvl>
    <w:lvl w:ilvl="7" w:tplc="04190019" w:tentative="1">
      <w:start w:val="1"/>
      <w:numFmt w:val="lowerLetter"/>
      <w:lvlText w:val="%8."/>
      <w:lvlJc w:val="left"/>
      <w:pPr>
        <w:ind w:left="6386" w:hanging="360"/>
      </w:pPr>
    </w:lvl>
    <w:lvl w:ilvl="8" w:tplc="0419001B" w:tentative="1">
      <w:start w:val="1"/>
      <w:numFmt w:val="lowerRoman"/>
      <w:lvlText w:val="%9."/>
      <w:lvlJc w:val="right"/>
      <w:pPr>
        <w:ind w:left="7106" w:hanging="180"/>
      </w:pPr>
    </w:lvl>
  </w:abstractNum>
  <w:abstractNum w:abstractNumId="1">
    <w:nsid w:val="07365029"/>
    <w:multiLevelType w:val="hybridMultilevel"/>
    <w:tmpl w:val="F43E6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BF4168"/>
    <w:multiLevelType w:val="hybridMultilevel"/>
    <w:tmpl w:val="40DA463A"/>
    <w:lvl w:ilvl="0" w:tplc="77349776">
      <w:start w:val="1"/>
      <w:numFmt w:val="decimal"/>
      <w:lvlText w:val="%1."/>
      <w:lvlJc w:val="left"/>
      <w:pPr>
        <w:ind w:left="149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4">
    <w:nsid w:val="23AA5725"/>
    <w:multiLevelType w:val="hybridMultilevel"/>
    <w:tmpl w:val="8BCC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424533"/>
    <w:multiLevelType w:val="hybridMultilevel"/>
    <w:tmpl w:val="AD203E62"/>
    <w:lvl w:ilvl="0" w:tplc="A9C8DA56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94130EA"/>
    <w:multiLevelType w:val="hybridMultilevel"/>
    <w:tmpl w:val="7A2C623C"/>
    <w:lvl w:ilvl="0" w:tplc="FE00FAF0">
      <w:start w:val="1"/>
      <w:numFmt w:val="decimal"/>
      <w:lvlText w:val="%1."/>
      <w:lvlJc w:val="left"/>
      <w:pPr>
        <w:ind w:left="851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">
    <w:nsid w:val="57117383"/>
    <w:multiLevelType w:val="hybridMultilevel"/>
    <w:tmpl w:val="EF8A0F8E"/>
    <w:lvl w:ilvl="0" w:tplc="D098142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0C0716"/>
    <w:multiLevelType w:val="hybridMultilevel"/>
    <w:tmpl w:val="09E02A5C"/>
    <w:lvl w:ilvl="0" w:tplc="F8521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B136143"/>
    <w:multiLevelType w:val="hybridMultilevel"/>
    <w:tmpl w:val="F120168C"/>
    <w:lvl w:ilvl="0" w:tplc="712060E0">
      <w:start w:val="1"/>
      <w:numFmt w:val="decimal"/>
      <w:lvlText w:val="%1."/>
      <w:lvlJc w:val="left"/>
      <w:pPr>
        <w:ind w:left="219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7EAB2779"/>
    <w:multiLevelType w:val="hybridMultilevel"/>
    <w:tmpl w:val="10CE1684"/>
    <w:lvl w:ilvl="0" w:tplc="C94E43CA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3"/>
  </w:num>
  <w:num w:numId="5">
    <w:abstractNumId w:val="6"/>
  </w:num>
  <w:num w:numId="6">
    <w:abstractNumId w:val="10"/>
  </w:num>
  <w:num w:numId="7">
    <w:abstractNumId w:val="7"/>
  </w:num>
  <w:num w:numId="8">
    <w:abstractNumId w:val="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303FB"/>
    <w:rsid w:val="00000AE1"/>
    <w:rsid w:val="00005D5F"/>
    <w:rsid w:val="000167B5"/>
    <w:rsid w:val="00017A69"/>
    <w:rsid w:val="00020769"/>
    <w:rsid w:val="00024AC6"/>
    <w:rsid w:val="000406C5"/>
    <w:rsid w:val="00045B64"/>
    <w:rsid w:val="000666C6"/>
    <w:rsid w:val="00076C9E"/>
    <w:rsid w:val="000876DD"/>
    <w:rsid w:val="000A2032"/>
    <w:rsid w:val="000A4923"/>
    <w:rsid w:val="000A5377"/>
    <w:rsid w:val="000A63D5"/>
    <w:rsid w:val="000C50E9"/>
    <w:rsid w:val="000C6CA2"/>
    <w:rsid w:val="000D1DD0"/>
    <w:rsid w:val="000E085F"/>
    <w:rsid w:val="000E3B00"/>
    <w:rsid w:val="001005EB"/>
    <w:rsid w:val="00106DDC"/>
    <w:rsid w:val="00112497"/>
    <w:rsid w:val="00115D37"/>
    <w:rsid w:val="00135377"/>
    <w:rsid w:val="00136DCD"/>
    <w:rsid w:val="00144ECE"/>
    <w:rsid w:val="0014667A"/>
    <w:rsid w:val="00160325"/>
    <w:rsid w:val="0016706E"/>
    <w:rsid w:val="00172334"/>
    <w:rsid w:val="001877CD"/>
    <w:rsid w:val="001A7CAB"/>
    <w:rsid w:val="001B0A70"/>
    <w:rsid w:val="001D0FFA"/>
    <w:rsid w:val="001D3CFA"/>
    <w:rsid w:val="001D5F01"/>
    <w:rsid w:val="001E46B0"/>
    <w:rsid w:val="001E4B4F"/>
    <w:rsid w:val="001F4AF6"/>
    <w:rsid w:val="002237F5"/>
    <w:rsid w:val="0023007B"/>
    <w:rsid w:val="00247D04"/>
    <w:rsid w:val="002520EB"/>
    <w:rsid w:val="00252845"/>
    <w:rsid w:val="00262436"/>
    <w:rsid w:val="002655B5"/>
    <w:rsid w:val="002775E3"/>
    <w:rsid w:val="00282423"/>
    <w:rsid w:val="00284F1F"/>
    <w:rsid w:val="00296FD9"/>
    <w:rsid w:val="002A03D2"/>
    <w:rsid w:val="002A13CE"/>
    <w:rsid w:val="002A36CF"/>
    <w:rsid w:val="002B19FB"/>
    <w:rsid w:val="002B4888"/>
    <w:rsid w:val="002C6592"/>
    <w:rsid w:val="002F1593"/>
    <w:rsid w:val="00307CC7"/>
    <w:rsid w:val="00324F6C"/>
    <w:rsid w:val="003515A6"/>
    <w:rsid w:val="0035199A"/>
    <w:rsid w:val="00356506"/>
    <w:rsid w:val="00363E7D"/>
    <w:rsid w:val="00366A5E"/>
    <w:rsid w:val="00384ABE"/>
    <w:rsid w:val="003861D0"/>
    <w:rsid w:val="0039134A"/>
    <w:rsid w:val="0039237F"/>
    <w:rsid w:val="003A5439"/>
    <w:rsid w:val="003B207F"/>
    <w:rsid w:val="003B3D28"/>
    <w:rsid w:val="003B6577"/>
    <w:rsid w:val="003B7ACD"/>
    <w:rsid w:val="003D75CD"/>
    <w:rsid w:val="003E43F3"/>
    <w:rsid w:val="003E57F1"/>
    <w:rsid w:val="0040518D"/>
    <w:rsid w:val="004118FE"/>
    <w:rsid w:val="004158D3"/>
    <w:rsid w:val="00420318"/>
    <w:rsid w:val="004227C0"/>
    <w:rsid w:val="0043364F"/>
    <w:rsid w:val="00444408"/>
    <w:rsid w:val="004454F6"/>
    <w:rsid w:val="004502C6"/>
    <w:rsid w:val="0045778C"/>
    <w:rsid w:val="00461BE7"/>
    <w:rsid w:val="00467F4F"/>
    <w:rsid w:val="00473663"/>
    <w:rsid w:val="004A5CE6"/>
    <w:rsid w:val="004C6507"/>
    <w:rsid w:val="004F3F0E"/>
    <w:rsid w:val="005106B5"/>
    <w:rsid w:val="0053289A"/>
    <w:rsid w:val="00534367"/>
    <w:rsid w:val="00547023"/>
    <w:rsid w:val="00551C45"/>
    <w:rsid w:val="005548B5"/>
    <w:rsid w:val="0056197A"/>
    <w:rsid w:val="00564C06"/>
    <w:rsid w:val="005A5F70"/>
    <w:rsid w:val="005B1830"/>
    <w:rsid w:val="005B67B1"/>
    <w:rsid w:val="005D064C"/>
    <w:rsid w:val="005E1908"/>
    <w:rsid w:val="005E48B9"/>
    <w:rsid w:val="005F3102"/>
    <w:rsid w:val="00612389"/>
    <w:rsid w:val="00646915"/>
    <w:rsid w:val="00650035"/>
    <w:rsid w:val="006636FE"/>
    <w:rsid w:val="00671CE6"/>
    <w:rsid w:val="00674A1B"/>
    <w:rsid w:val="00680B9D"/>
    <w:rsid w:val="0068362B"/>
    <w:rsid w:val="006A4F61"/>
    <w:rsid w:val="006B01A9"/>
    <w:rsid w:val="006B6EEE"/>
    <w:rsid w:val="006C22EB"/>
    <w:rsid w:val="006D3AE4"/>
    <w:rsid w:val="006E6C70"/>
    <w:rsid w:val="006F4411"/>
    <w:rsid w:val="006F6081"/>
    <w:rsid w:val="00704D86"/>
    <w:rsid w:val="00715A6B"/>
    <w:rsid w:val="0073764B"/>
    <w:rsid w:val="00743558"/>
    <w:rsid w:val="007533DB"/>
    <w:rsid w:val="00761077"/>
    <w:rsid w:val="0077762C"/>
    <w:rsid w:val="00780CDA"/>
    <w:rsid w:val="007A1FA1"/>
    <w:rsid w:val="007A2EBC"/>
    <w:rsid w:val="007B4454"/>
    <w:rsid w:val="007B739E"/>
    <w:rsid w:val="007C3719"/>
    <w:rsid w:val="007C3916"/>
    <w:rsid w:val="007C643C"/>
    <w:rsid w:val="007D4939"/>
    <w:rsid w:val="007D7E29"/>
    <w:rsid w:val="007E61DE"/>
    <w:rsid w:val="007E6513"/>
    <w:rsid w:val="007E6F1B"/>
    <w:rsid w:val="007F1052"/>
    <w:rsid w:val="008107B2"/>
    <w:rsid w:val="00815912"/>
    <w:rsid w:val="008229AA"/>
    <w:rsid w:val="0082673F"/>
    <w:rsid w:val="0083358B"/>
    <w:rsid w:val="00836EEE"/>
    <w:rsid w:val="00847E2C"/>
    <w:rsid w:val="008503C2"/>
    <w:rsid w:val="00851664"/>
    <w:rsid w:val="00851C99"/>
    <w:rsid w:val="0085291A"/>
    <w:rsid w:val="00854564"/>
    <w:rsid w:val="0085583D"/>
    <w:rsid w:val="008632AE"/>
    <w:rsid w:val="008649BF"/>
    <w:rsid w:val="008658FA"/>
    <w:rsid w:val="00886A53"/>
    <w:rsid w:val="00887401"/>
    <w:rsid w:val="008A2FC6"/>
    <w:rsid w:val="008A3C67"/>
    <w:rsid w:val="008C23D8"/>
    <w:rsid w:val="008C5A98"/>
    <w:rsid w:val="008D5184"/>
    <w:rsid w:val="008D601F"/>
    <w:rsid w:val="008F1779"/>
    <w:rsid w:val="00904786"/>
    <w:rsid w:val="00907422"/>
    <w:rsid w:val="009147E6"/>
    <w:rsid w:val="00920F29"/>
    <w:rsid w:val="0092155D"/>
    <w:rsid w:val="00921B65"/>
    <w:rsid w:val="00925B1F"/>
    <w:rsid w:val="00930D03"/>
    <w:rsid w:val="00940C3B"/>
    <w:rsid w:val="00990564"/>
    <w:rsid w:val="00990678"/>
    <w:rsid w:val="00997179"/>
    <w:rsid w:val="009A0970"/>
    <w:rsid w:val="009C253B"/>
    <w:rsid w:val="009C2DF2"/>
    <w:rsid w:val="009F28A8"/>
    <w:rsid w:val="009F2A0A"/>
    <w:rsid w:val="00A0426A"/>
    <w:rsid w:val="00A21089"/>
    <w:rsid w:val="00A24174"/>
    <w:rsid w:val="00A32221"/>
    <w:rsid w:val="00A37545"/>
    <w:rsid w:val="00A434B6"/>
    <w:rsid w:val="00A56028"/>
    <w:rsid w:val="00A7308B"/>
    <w:rsid w:val="00A74007"/>
    <w:rsid w:val="00A74812"/>
    <w:rsid w:val="00A74D5F"/>
    <w:rsid w:val="00A95507"/>
    <w:rsid w:val="00AA29CD"/>
    <w:rsid w:val="00AA3120"/>
    <w:rsid w:val="00AA3D14"/>
    <w:rsid w:val="00AC0792"/>
    <w:rsid w:val="00AD3A9C"/>
    <w:rsid w:val="00AD4846"/>
    <w:rsid w:val="00AE0B27"/>
    <w:rsid w:val="00AF081B"/>
    <w:rsid w:val="00AF0F33"/>
    <w:rsid w:val="00B2737A"/>
    <w:rsid w:val="00B43447"/>
    <w:rsid w:val="00B56587"/>
    <w:rsid w:val="00B71DF7"/>
    <w:rsid w:val="00B74566"/>
    <w:rsid w:val="00B96232"/>
    <w:rsid w:val="00BA317C"/>
    <w:rsid w:val="00BC31C2"/>
    <w:rsid w:val="00BC33DD"/>
    <w:rsid w:val="00BC353C"/>
    <w:rsid w:val="00BC6D7F"/>
    <w:rsid w:val="00BC7DFE"/>
    <w:rsid w:val="00BD348B"/>
    <w:rsid w:val="00BD4F3D"/>
    <w:rsid w:val="00C016C9"/>
    <w:rsid w:val="00C0210A"/>
    <w:rsid w:val="00C24B3A"/>
    <w:rsid w:val="00C40F01"/>
    <w:rsid w:val="00C43E33"/>
    <w:rsid w:val="00C52AE1"/>
    <w:rsid w:val="00C56879"/>
    <w:rsid w:val="00C71634"/>
    <w:rsid w:val="00C73AA6"/>
    <w:rsid w:val="00C943C3"/>
    <w:rsid w:val="00C94EBA"/>
    <w:rsid w:val="00CA5476"/>
    <w:rsid w:val="00CD02C8"/>
    <w:rsid w:val="00CD515C"/>
    <w:rsid w:val="00CF2126"/>
    <w:rsid w:val="00D04221"/>
    <w:rsid w:val="00D205D5"/>
    <w:rsid w:val="00D30418"/>
    <w:rsid w:val="00D36553"/>
    <w:rsid w:val="00D40D44"/>
    <w:rsid w:val="00D54EC3"/>
    <w:rsid w:val="00D57EFC"/>
    <w:rsid w:val="00D72F02"/>
    <w:rsid w:val="00D971E5"/>
    <w:rsid w:val="00DA60A5"/>
    <w:rsid w:val="00DC5ABB"/>
    <w:rsid w:val="00DE1B14"/>
    <w:rsid w:val="00E05FDF"/>
    <w:rsid w:val="00E10749"/>
    <w:rsid w:val="00E16705"/>
    <w:rsid w:val="00E25E60"/>
    <w:rsid w:val="00E26422"/>
    <w:rsid w:val="00E350DD"/>
    <w:rsid w:val="00E41586"/>
    <w:rsid w:val="00E43108"/>
    <w:rsid w:val="00E5238A"/>
    <w:rsid w:val="00E53537"/>
    <w:rsid w:val="00E64D60"/>
    <w:rsid w:val="00E921B9"/>
    <w:rsid w:val="00E962BC"/>
    <w:rsid w:val="00EA38F2"/>
    <w:rsid w:val="00EA42F1"/>
    <w:rsid w:val="00EB4550"/>
    <w:rsid w:val="00ED0717"/>
    <w:rsid w:val="00ED5AD3"/>
    <w:rsid w:val="00F05916"/>
    <w:rsid w:val="00F1701F"/>
    <w:rsid w:val="00F225D5"/>
    <w:rsid w:val="00F25767"/>
    <w:rsid w:val="00F2588B"/>
    <w:rsid w:val="00F275E3"/>
    <w:rsid w:val="00F303FB"/>
    <w:rsid w:val="00F35CE1"/>
    <w:rsid w:val="00F37725"/>
    <w:rsid w:val="00F439F2"/>
    <w:rsid w:val="00F50A72"/>
    <w:rsid w:val="00F50F4F"/>
    <w:rsid w:val="00F62865"/>
    <w:rsid w:val="00F6467C"/>
    <w:rsid w:val="00F77C32"/>
    <w:rsid w:val="00F820D0"/>
    <w:rsid w:val="00F91907"/>
    <w:rsid w:val="00F9383A"/>
    <w:rsid w:val="00FA0FF7"/>
    <w:rsid w:val="00FA566F"/>
    <w:rsid w:val="00FA72DA"/>
    <w:rsid w:val="00FC5944"/>
    <w:rsid w:val="00FC6536"/>
    <w:rsid w:val="00FD3EE1"/>
    <w:rsid w:val="00FD5CA7"/>
    <w:rsid w:val="00FE3E92"/>
    <w:rsid w:val="00FE4E2B"/>
    <w:rsid w:val="00FF242D"/>
    <w:rsid w:val="00FF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55D"/>
  </w:style>
  <w:style w:type="paragraph" w:styleId="1">
    <w:name w:val="heading 1"/>
    <w:basedOn w:val="a"/>
    <w:link w:val="10"/>
    <w:qFormat/>
    <w:rsid w:val="006636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F303FB"/>
    <w:pPr>
      <w:spacing w:after="0" w:line="240" w:lineRule="auto"/>
    </w:pPr>
    <w:rPr>
      <w:rFonts w:ascii="Calibri" w:eastAsia="Times New Roman" w:hAnsi="Calibri" w:cs="Times New Roman"/>
      <w:lang w:val="en-US" w:eastAsia="en-US"/>
    </w:rPr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,Без интервала111,No Spacing11,Мура,No Spacing_0,Без интервала2,исполнитель,Елжан,без интервала,No SpaciБез интервала14,А"/>
    <w:link w:val="a4"/>
    <w:uiPriority w:val="1"/>
    <w:qFormat/>
    <w:rsid w:val="00F303FB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0C6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6CA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25E60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8">
    <w:name w:val="Normal (Web)"/>
    <w:basedOn w:val="a"/>
    <w:uiPriority w:val="99"/>
    <w:unhideWhenUsed/>
    <w:rsid w:val="00B2737A"/>
    <w:pPr>
      <w:spacing w:after="360" w:line="193" w:lineRule="atLeast"/>
    </w:pPr>
    <w:rPr>
      <w:rFonts w:ascii="Arial" w:eastAsia="Times New Roman" w:hAnsi="Arial" w:cs="Arial"/>
      <w:color w:val="666666"/>
      <w:spacing w:val="1"/>
      <w:sz w:val="13"/>
      <w:szCs w:val="13"/>
    </w:rPr>
  </w:style>
  <w:style w:type="character" w:customStyle="1" w:styleId="10">
    <w:name w:val="Заголовок 1 Знак"/>
    <w:basedOn w:val="a0"/>
    <w:link w:val="1"/>
    <w:rsid w:val="006636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9">
    <w:name w:val="Hyperlink"/>
    <w:basedOn w:val="a0"/>
    <w:uiPriority w:val="99"/>
    <w:unhideWhenUsed/>
    <w:rsid w:val="002B19FB"/>
    <w:rPr>
      <w:color w:val="0000FF" w:themeColor="hyperlink"/>
      <w:u w:val="single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,Без интервала111 Знак,No Spacing11 Знак,Мура Знак"/>
    <w:link w:val="a3"/>
    <w:uiPriority w:val="1"/>
    <w:qFormat/>
    <w:locked/>
    <w:rsid w:val="004158D3"/>
  </w:style>
  <w:style w:type="character" w:customStyle="1" w:styleId="s1">
    <w:name w:val="s1"/>
    <w:qFormat/>
    <w:rsid w:val="00930D03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FontStyle12">
    <w:name w:val="Font Style12"/>
    <w:basedOn w:val="a0"/>
    <w:qFormat/>
    <w:rsid w:val="00930D03"/>
    <w:rPr>
      <w:rFonts w:ascii="Times New Roman" w:hAnsi="Times New Roman" w:cs="Times New Roman" w:hint="default"/>
      <w:spacing w:val="1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B71D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71DF7"/>
  </w:style>
  <w:style w:type="paragraph" w:styleId="ac">
    <w:name w:val="footer"/>
    <w:basedOn w:val="a"/>
    <w:link w:val="ad"/>
    <w:uiPriority w:val="99"/>
    <w:unhideWhenUsed/>
    <w:rsid w:val="00B71D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71D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4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E7FC3-D072-4B0D-B62D-16E695BA2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5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9874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sheshmuhanova</dc:creator>
  <cp:lastModifiedBy>Рахимбай Кохаев</cp:lastModifiedBy>
  <cp:revision>37</cp:revision>
  <cp:lastPrinted>2024-11-12T07:31:00Z</cp:lastPrinted>
  <dcterms:created xsi:type="dcterms:W3CDTF">2024-02-10T13:58:00Z</dcterms:created>
  <dcterms:modified xsi:type="dcterms:W3CDTF">2025-10-09T04:21:00Z</dcterms:modified>
</cp:coreProperties>
</file>